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D9C" w:rsidRPr="0058525D" w:rsidRDefault="001B7D9C" w:rsidP="001B7D9C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1B7D9C" w:rsidRPr="000D45AD" w:rsidRDefault="001B7D9C" w:rsidP="001B7D9C">
      <w:pPr>
        <w:jc w:val="center"/>
        <w:rPr>
          <w:rFonts w:ascii="Times New Roman" w:hAnsi="Times New Roman"/>
          <w:b/>
          <w:sz w:val="40"/>
          <w:szCs w:val="40"/>
        </w:rPr>
      </w:pPr>
      <w:r w:rsidRPr="000D45AD">
        <w:rPr>
          <w:rFonts w:ascii="Times New Roman" w:hAnsi="Times New Roman"/>
          <w:b/>
          <w:sz w:val="40"/>
          <w:szCs w:val="40"/>
        </w:rPr>
        <w:t xml:space="preserve"> PRAKTIKUM CASE</w:t>
      </w:r>
    </w:p>
    <w:p w:rsidR="001B7D9C" w:rsidRPr="000D45AD" w:rsidRDefault="001B7D9C" w:rsidP="001B7D9C">
      <w:pPr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 w:rsidRPr="000D45AD">
        <w:rPr>
          <w:rFonts w:ascii="Times New Roman" w:hAnsi="Times New Roman"/>
          <w:b/>
          <w:sz w:val="24"/>
          <w:szCs w:val="24"/>
        </w:rPr>
        <w:t xml:space="preserve">“ </w:t>
      </w:r>
      <w:proofErr w:type="spellStart"/>
      <w:r>
        <w:rPr>
          <w:rFonts w:ascii="Times New Roman" w:hAnsi="Times New Roman"/>
          <w:b/>
          <w:sz w:val="24"/>
          <w:szCs w:val="24"/>
        </w:rPr>
        <w:t>Git</w:t>
      </w:r>
      <w:proofErr w:type="spellEnd"/>
      <w:proofErr w:type="gramEnd"/>
      <w:r>
        <w:rPr>
          <w:rFonts w:ascii="Times New Roman" w:hAnsi="Times New Roman"/>
          <w:b/>
          <w:sz w:val="24"/>
          <w:szCs w:val="24"/>
        </w:rPr>
        <w:t xml:space="preserve"> Hub </w:t>
      </w:r>
      <w:r w:rsidRPr="000D45AD">
        <w:rPr>
          <w:rFonts w:ascii="Times New Roman" w:hAnsi="Times New Roman"/>
          <w:b/>
          <w:sz w:val="24"/>
          <w:szCs w:val="24"/>
        </w:rPr>
        <w:t>”</w:t>
      </w:r>
    </w:p>
    <w:p w:rsidR="001B7D9C" w:rsidRDefault="001B7D9C" w:rsidP="001B7D9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GB" w:eastAsia="en-GB"/>
        </w:rPr>
        <w:drawing>
          <wp:inline distT="0" distB="0" distL="0" distR="0">
            <wp:extent cx="2247900" cy="2286000"/>
            <wp:effectExtent l="19050" t="0" r="0" b="0"/>
            <wp:docPr id="65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9C" w:rsidRPr="0058525D" w:rsidRDefault="001B7D9C" w:rsidP="001B7D9C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1B7D9C" w:rsidRPr="0058525D" w:rsidRDefault="001B7D9C" w:rsidP="001B7D9C">
      <w:pPr>
        <w:pStyle w:val="ListParagraph"/>
        <w:numPr>
          <w:ilvl w:val="0"/>
          <w:numId w:val="8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1B7D9C" w:rsidRPr="000D45AD" w:rsidRDefault="001B7D9C" w:rsidP="001B7D9C">
      <w:pPr>
        <w:pStyle w:val="ListParagraph"/>
        <w:numPr>
          <w:ilvl w:val="0"/>
          <w:numId w:val="8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EdI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1B7D9C" w:rsidRDefault="001B7D9C" w:rsidP="001B7D9C">
      <w:pPr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Disusun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:rsidR="001B7D9C" w:rsidRPr="000D45AD" w:rsidRDefault="001B7D9C" w:rsidP="001B7D9C">
      <w:pPr>
        <w:ind w:left="2880"/>
        <w:rPr>
          <w:rFonts w:ascii="Times New Roman" w:hAnsi="Times New Roman"/>
          <w:b/>
          <w:sz w:val="26"/>
          <w:szCs w:val="26"/>
        </w:rPr>
      </w:pPr>
      <w:proofErr w:type="spellStart"/>
      <w:r w:rsidRPr="000D45AD">
        <w:rPr>
          <w:rFonts w:ascii="Times New Roman" w:hAnsi="Times New Roman"/>
          <w:b/>
          <w:sz w:val="26"/>
          <w:szCs w:val="26"/>
        </w:rPr>
        <w:t>Nama</w:t>
      </w:r>
      <w:proofErr w:type="spellEnd"/>
      <w:r w:rsidRPr="000D45AD">
        <w:rPr>
          <w:rFonts w:ascii="Times New Roman" w:hAnsi="Times New Roman"/>
          <w:b/>
          <w:sz w:val="26"/>
          <w:szCs w:val="26"/>
        </w:rPr>
        <w:tab/>
        <w:t xml:space="preserve">   : </w:t>
      </w:r>
      <w:proofErr w:type="spellStart"/>
      <w:r w:rsidRPr="000D45AD">
        <w:rPr>
          <w:rFonts w:ascii="Times New Roman" w:hAnsi="Times New Roman"/>
          <w:b/>
          <w:sz w:val="26"/>
          <w:szCs w:val="26"/>
        </w:rPr>
        <w:t>Halimah</w:t>
      </w:r>
      <w:proofErr w:type="spellEnd"/>
    </w:p>
    <w:p w:rsidR="001B7D9C" w:rsidRPr="000D45AD" w:rsidRDefault="001B7D9C" w:rsidP="001B7D9C">
      <w:pPr>
        <w:ind w:left="2880"/>
        <w:rPr>
          <w:rFonts w:ascii="Times New Roman" w:hAnsi="Times New Roman"/>
          <w:b/>
          <w:sz w:val="26"/>
          <w:szCs w:val="26"/>
        </w:rPr>
      </w:pPr>
      <w:proofErr w:type="spellStart"/>
      <w:r w:rsidRPr="000D45AD">
        <w:rPr>
          <w:rFonts w:ascii="Times New Roman" w:hAnsi="Times New Roman"/>
          <w:b/>
          <w:sz w:val="26"/>
          <w:szCs w:val="26"/>
        </w:rPr>
        <w:t>Nim</w:t>
      </w:r>
      <w:proofErr w:type="spellEnd"/>
      <w:r w:rsidRPr="000D45AD">
        <w:rPr>
          <w:rFonts w:ascii="Times New Roman" w:hAnsi="Times New Roman"/>
          <w:b/>
          <w:sz w:val="26"/>
          <w:szCs w:val="26"/>
        </w:rPr>
        <w:tab/>
        <w:t xml:space="preserve">   : 60900114009</w:t>
      </w:r>
    </w:p>
    <w:p w:rsidR="001B7D9C" w:rsidRPr="000D45AD" w:rsidRDefault="001B7D9C" w:rsidP="001B7D9C">
      <w:pPr>
        <w:ind w:left="2880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Kelas</w:t>
      </w:r>
      <w:proofErr w:type="spellEnd"/>
      <w:r>
        <w:rPr>
          <w:rFonts w:ascii="Times New Roman" w:hAnsi="Times New Roman"/>
          <w:b/>
          <w:sz w:val="26"/>
          <w:szCs w:val="26"/>
        </w:rPr>
        <w:tab/>
        <w:t xml:space="preserve">   : C</w:t>
      </w:r>
    </w:p>
    <w:p w:rsidR="001B7D9C" w:rsidRPr="0058525D" w:rsidRDefault="001B7D9C" w:rsidP="001B7D9C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LABORATORIUM KOMPUTER TERPADU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JURUSAN SISTEM INFORMASI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FAKULTAS SAINS DAN TEKNOLOGI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UNIVERSITAS ISLAM NEGERI ALAUDDIN</w:t>
      </w:r>
    </w:p>
    <w:p w:rsidR="001B7D9C" w:rsidRPr="000D45AD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D45AD">
        <w:rPr>
          <w:rFonts w:ascii="Times New Roman" w:hAnsi="Times New Roman"/>
          <w:b/>
          <w:sz w:val="24"/>
          <w:szCs w:val="24"/>
        </w:rPr>
        <w:t>MAKASSAR</w:t>
      </w:r>
    </w:p>
    <w:p w:rsidR="001B7D9C" w:rsidRDefault="001B7D9C" w:rsidP="001B7D9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2016</w:t>
      </w:r>
    </w:p>
    <w:p w:rsidR="001B7D9C" w:rsidRDefault="001B7D9C" w:rsidP="00F177F7">
      <w:pPr>
        <w:pStyle w:val="Heading1"/>
        <w:rPr>
          <w:sz w:val="24"/>
          <w:szCs w:val="24"/>
        </w:rPr>
      </w:pPr>
    </w:p>
    <w:p w:rsidR="001B7D9C" w:rsidRDefault="001B7D9C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lastRenderedPageBreak/>
        <w:t>Cara Menginstall Git 1.9.5</w:t>
      </w: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Pertama, Double Klik File Setup Git 1.9.5 untuk memulai penginstalan, untuk melanjutkan klik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818628" cy="3152775"/>
            <wp:effectExtent l="0" t="0" r="0" b="0"/>
            <wp:docPr id="25" name="Picture 25" descr="C:\Users\Lenovo\Vide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Video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28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Information Klik Next &gt;</w:t>
      </w:r>
    </w:p>
    <w:p w:rsidR="00067F34" w:rsidRPr="00067F34" w:rsidRDefault="00067F34" w:rsidP="00067F3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876675" cy="2705100"/>
            <wp:effectExtent l="0" t="0" r="0" b="0"/>
            <wp:docPr id="30" name="Picture 30" descr="C:\Users\Lenovo\Vide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Video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68" cy="27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Select Destination Location, tentukan lokasi file-file Instalasi yang akan diekstrak,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762375" cy="2902190"/>
            <wp:effectExtent l="0" t="0" r="0" b="0"/>
            <wp:docPr id="31" name="Picture 31" descr="C:\Users\Lenovo\Vide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Video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11" cy="29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</w:t>
      </w:r>
      <w:r w:rsidRPr="00067F34">
        <w:rPr>
          <w:rFonts w:ascii="Times New Roman" w:hAnsi="Times New Roman" w:cs="Times New Roman"/>
          <w:sz w:val="24"/>
          <w:szCs w:val="24"/>
        </w:rPr>
        <w:t xml:space="preserve">select Components </w:t>
      </w:r>
      <w:r w:rsidR="008E7A82"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pilih </w:t>
      </w:r>
      <w:r w:rsidR="008E7A82" w:rsidRPr="00067F34">
        <w:rPr>
          <w:rFonts w:ascii="Times New Roman" w:hAnsi="Times New Roman" w:cs="Times New Roman"/>
          <w:sz w:val="24"/>
          <w:szCs w:val="24"/>
        </w:rPr>
        <w:t>simple context menu (Registry based)</w:t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>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48150" cy="3276903"/>
            <wp:effectExtent l="0" t="0" r="0" b="0"/>
            <wp:docPr id="32" name="Picture 32" descr="C:\Users\Lenovo\Vide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Video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33" cy="327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34" w:rsidRPr="00067F34" w:rsidRDefault="00067F34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Kemudian pada Kotak Dialog Select Start Menu Folder, tentukan nama folder yang nantinya akan terletak pada All Programs,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476625" cy="2907178"/>
            <wp:effectExtent l="0" t="0" r="0" b="7620"/>
            <wp:docPr id="33" name="Picture 33" descr="C:\Users\Lenovo\Vide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Video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24" cy="29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F5043D" w:rsidP="008E7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33424" cy="2714625"/>
            <wp:effectExtent l="0" t="0" r="635" b="0"/>
            <wp:docPr id="35" name="Picture 35" descr="C:\Users\Lenovo\Vide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Video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011" cy="271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8F14BD" w:rsidRDefault="00F177F7" w:rsidP="008F14BD">
      <w:pPr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043D" w:rsidRPr="008F14BD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8F14BD" w:rsidRPr="00067F34" w:rsidRDefault="008F14BD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91000" cy="3232819"/>
            <wp:effectExtent l="0" t="0" r="0" b="5715"/>
            <wp:docPr id="37" name="Picture 37" descr="C:\Users\Lenovo\Vide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Videos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BD" w:rsidRPr="008F14BD" w:rsidRDefault="008F14B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8F14BD" w:rsidRPr="008F14BD" w:rsidRDefault="00F5043D" w:rsidP="008F14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Installing, silahkan tunggu proses instalasi Git pada komputer anda.</w:t>
      </w:r>
    </w:p>
    <w:p w:rsidR="00F177F7" w:rsidRPr="00067F34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57675" cy="3284250"/>
            <wp:effectExtent l="0" t="0" r="0" b="0"/>
            <wp:docPr id="38" name="Picture 38" descr="C:\Users\Lenovo\Vide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Videos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Terakhir, Instalasi Git pada komputer anda telah selesai, Klik Finish.</w:t>
      </w:r>
    </w:p>
    <w:p w:rsidR="00F177F7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838700" cy="3409950"/>
            <wp:effectExtent l="0" t="0" r="0" b="0"/>
            <wp:docPr id="39" name="Picture 39" descr="C:\Users\Lenovo\Vide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Videos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t>Cara Membuat akun Github.com</w:t>
      </w:r>
    </w:p>
    <w:p w:rsidR="00F177F7" w:rsidRPr="00067F34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Kunjungi situs github.com, kemudian isi form signup yang telah disediakan, kemudian klik Sign up for GitHub.</w:t>
      </w:r>
    </w:p>
    <w:p w:rsidR="00F177F7" w:rsidRPr="00067F34" w:rsidRDefault="008F14BD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3582670"/>
            <wp:effectExtent l="0" t="0" r="0" b="0"/>
            <wp:docPr id="40" name="Picture 40" descr="D:\Semester V\prak kakas\halimah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mester V\prak kakas\halimah\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step 1 (Set up a personal account), isi form-form yang telah disediakan, kemudian klik Create an account.</w:t>
      </w:r>
    </w:p>
    <w:p w:rsidR="008F14BD" w:rsidRPr="00067F34" w:rsidRDefault="008F14BD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43600" cy="3582670"/>
            <wp:effectExtent l="0" t="0" r="0" b="0"/>
            <wp:docPr id="41" name="Picture 41" descr="D:\Semester V\prak kakas\halima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mester V\prak kakas\halimah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step 2 (Choose your plan), pilih Unlimited public repositories for free untuk repositoris yang gratis, kemudian klik Continue.</w:t>
      </w:r>
    </w:p>
    <w:p w:rsidR="008F14BD" w:rsidRPr="008F14BD" w:rsidRDefault="008F14BD" w:rsidP="008F14BD">
      <w:pPr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3582670"/>
            <wp:effectExtent l="0" t="0" r="0" b="0"/>
            <wp:docPr id="42" name="Picture 42" descr="D:\Semester V\prak kakas\halima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emester V\prak kakas\halimah\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</w:t>
      </w:r>
      <w:r w:rsidR="008F14BD">
        <w:rPr>
          <w:rFonts w:ascii="Times New Roman" w:hAnsi="Times New Roman" w:cs="Times New Roman"/>
          <w:sz w:val="24"/>
          <w:szCs w:val="24"/>
          <w:lang w:val="id-ID"/>
        </w:rPr>
        <w:t xml:space="preserve"> step 3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masukkeakungmailuntukmenferify</w:t>
      </w:r>
      <w:proofErr w:type="spellEnd"/>
      <w:r w:rsidR="004F73E1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4F73E1">
        <w:rPr>
          <w:rFonts w:ascii="Times New Roman" w:hAnsi="Times New Roman" w:cs="Times New Roman"/>
          <w:sz w:val="24"/>
          <w:szCs w:val="24"/>
        </w:rPr>
        <w:t>addres</w:t>
      </w:r>
      <w:proofErr w:type="spellEnd"/>
    </w:p>
    <w:p w:rsidR="008F14BD" w:rsidRPr="008F14BD" w:rsidRDefault="008F14BD" w:rsidP="004F73E1">
      <w:pPr>
        <w:pStyle w:val="ListParagrap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8F14BD" w:rsidRPr="008F14BD" w:rsidRDefault="008F14BD" w:rsidP="008F14BD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8F14BD" w:rsidRPr="008F14BD" w:rsidRDefault="008F14BD" w:rsidP="008F14BD">
      <w:pPr>
        <w:pStyle w:val="ListParagraph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GB" w:eastAsia="en-GB"/>
        </w:rPr>
        <w:drawing>
          <wp:inline distT="0" distB="0" distL="0" distR="0">
            <wp:extent cx="5286375" cy="3186509"/>
            <wp:effectExtent l="0" t="0" r="0" b="0"/>
            <wp:docPr id="43" name="Picture 43" descr="D:\Semester V\prak kakas\halima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emester V\prak kakas\halimah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50" cy="318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BD" w:rsidRPr="00067F34" w:rsidRDefault="008F14BD" w:rsidP="008F14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Akun anda telah dibuat, anda harus mengverifikasi akun github anda melalui email hingga muncul pesan Your email was verified.</w:t>
      </w:r>
    </w:p>
    <w:p w:rsidR="008F14BD" w:rsidRPr="008F14BD" w:rsidRDefault="008F14BD" w:rsidP="008F14BD">
      <w:pPr>
        <w:rPr>
          <w:rFonts w:ascii="Times New Roman" w:hAnsi="Times New Roman" w:cs="Times New Roman"/>
          <w:i/>
          <w:sz w:val="24"/>
          <w:szCs w:val="24"/>
        </w:rPr>
      </w:pPr>
    </w:p>
    <w:p w:rsidR="008F14BD" w:rsidRPr="008F14BD" w:rsidRDefault="008F14BD" w:rsidP="008F14BD">
      <w:pPr>
        <w:ind w:left="360"/>
        <w:rPr>
          <w:rFonts w:ascii="Times New Roman" w:hAnsi="Times New Roman" w:cs="Times New Roman"/>
          <w:i/>
          <w:sz w:val="24"/>
          <w:szCs w:val="24"/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943600" cy="3582670"/>
            <wp:effectExtent l="0" t="0" r="0" b="0"/>
            <wp:docPr id="44" name="Picture 44" descr="D:\Semester V\prak kakas\halimah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emester V\prak kakas\halimah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Akun github telah jadi dan email telah diverifikasi. Selesai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F177F7">
      <w:pPr>
        <w:pStyle w:val="Heading1"/>
        <w:rPr>
          <w:sz w:val="24"/>
          <w:szCs w:val="24"/>
        </w:rPr>
      </w:pPr>
      <w:r w:rsidRPr="00067F34">
        <w:rPr>
          <w:sz w:val="24"/>
          <w:szCs w:val="24"/>
          <w:lang w:val="id-ID"/>
        </w:rPr>
        <w:t>Cara Mengupload dan mengirim file/folder menggunakan akun Github.com dengan Bash</w:t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proofErr w:type="gramStart"/>
      <w:r>
        <w:rPr>
          <w:b w:val="0"/>
          <w:sz w:val="24"/>
          <w:szCs w:val="24"/>
        </w:rPr>
        <w:t>Pertamaklik</w:t>
      </w:r>
      <w:r w:rsidRPr="00E7146B">
        <w:rPr>
          <w:b w:val="0"/>
          <w:sz w:val="24"/>
          <w:szCs w:val="24"/>
        </w:rPr>
        <w:t>kananpada</w:t>
      </w:r>
      <w:proofErr w:type="spellEnd"/>
      <w:r w:rsidRPr="00E7146B">
        <w:rPr>
          <w:b w:val="0"/>
          <w:sz w:val="24"/>
          <w:szCs w:val="24"/>
        </w:rPr>
        <w:t xml:space="preserve"> project </w:t>
      </w:r>
      <w:proofErr w:type="spellStart"/>
      <w:r w:rsidRPr="00E7146B">
        <w:rPr>
          <w:b w:val="0"/>
          <w:sz w:val="24"/>
          <w:szCs w:val="24"/>
        </w:rPr>
        <w:t>klik</w:t>
      </w:r>
      <w:proofErr w:type="spellEnd"/>
      <w:r w:rsidRPr="00E7146B">
        <w:rPr>
          <w:b w:val="0"/>
          <w:sz w:val="24"/>
          <w:szCs w:val="24"/>
        </w:rPr>
        <w:t xml:space="preserve"> "</w:t>
      </w: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Bash".</w:t>
      </w:r>
      <w:proofErr w:type="gramEnd"/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Kemudianakanmuncul</w:t>
      </w:r>
      <w:proofErr w:type="spellEnd"/>
      <w:r w:rsidRPr="00E7146B">
        <w:rPr>
          <w:b w:val="0"/>
          <w:sz w:val="24"/>
          <w:szCs w:val="24"/>
        </w:rPr>
        <w:t xml:space="preserve"> command prompt / CMD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Jikaandabarupertama</w:t>
      </w:r>
      <w:proofErr w:type="spellEnd"/>
      <w:r w:rsidRPr="00E7146B">
        <w:rPr>
          <w:b w:val="0"/>
          <w:sz w:val="24"/>
          <w:szCs w:val="24"/>
        </w:rPr>
        <w:t xml:space="preserve"> kali </w:t>
      </w:r>
      <w:proofErr w:type="spellStart"/>
      <w:r w:rsidRPr="00E7146B">
        <w:rPr>
          <w:b w:val="0"/>
          <w:sz w:val="24"/>
          <w:szCs w:val="24"/>
        </w:rPr>
        <w:t>meggunakan</w:t>
      </w:r>
      <w:proofErr w:type="spellEnd"/>
      <w:r w:rsidRPr="00E7146B">
        <w:rPr>
          <w:b w:val="0"/>
          <w:sz w:val="24"/>
          <w:szCs w:val="24"/>
        </w:rPr>
        <w:t xml:space="preserve"> software GIT, </w:t>
      </w:r>
      <w:proofErr w:type="spellStart"/>
      <w:r w:rsidRPr="00E7146B">
        <w:rPr>
          <w:b w:val="0"/>
          <w:sz w:val="24"/>
          <w:szCs w:val="24"/>
        </w:rPr>
        <w:t>sebaiknyakonfigurasi</w:t>
      </w:r>
      <w:proofErr w:type="spellEnd"/>
      <w:r w:rsidRPr="00E7146B">
        <w:rPr>
          <w:b w:val="0"/>
          <w:sz w:val="24"/>
          <w:szCs w:val="24"/>
        </w:rPr>
        <w:t xml:space="preserve"> username </w:t>
      </w:r>
      <w:proofErr w:type="spellStart"/>
      <w:r w:rsidRPr="00E7146B">
        <w:rPr>
          <w:b w:val="0"/>
          <w:sz w:val="24"/>
          <w:szCs w:val="24"/>
        </w:rPr>
        <w:t>dan</w:t>
      </w:r>
      <w:proofErr w:type="spellEnd"/>
      <w:r w:rsidRPr="00E7146B">
        <w:rPr>
          <w:b w:val="0"/>
          <w:sz w:val="24"/>
          <w:szCs w:val="24"/>
        </w:rPr>
        <w:t xml:space="preserve"> email </w:t>
      </w:r>
      <w:proofErr w:type="spellStart"/>
      <w:r w:rsidRPr="00E7146B">
        <w:rPr>
          <w:b w:val="0"/>
          <w:sz w:val="24"/>
          <w:szCs w:val="24"/>
        </w:rPr>
        <w:t>dulu</w:t>
      </w:r>
      <w:proofErr w:type="spellEnd"/>
      <w:r w:rsidRPr="00E7146B">
        <w:rPr>
          <w:b w:val="0"/>
          <w:sz w:val="24"/>
          <w:szCs w:val="24"/>
        </w:rPr>
        <w:t>.</w:t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Lalu</w:t>
      </w:r>
      <w:r w:rsidRPr="00E7146B">
        <w:rPr>
          <w:b w:val="0"/>
          <w:sz w:val="24"/>
          <w:szCs w:val="24"/>
        </w:rPr>
        <w:t>Ketik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Gitconfig</w:t>
      </w:r>
      <w:proofErr w:type="spellEnd"/>
      <w:r w:rsidRPr="00E7146B">
        <w:rPr>
          <w:b w:val="0"/>
          <w:sz w:val="24"/>
          <w:szCs w:val="24"/>
        </w:rPr>
        <w:t xml:space="preserve"> --global user.name "username </w:t>
      </w:r>
      <w:proofErr w:type="spellStart"/>
      <w:r w:rsidRPr="00E7146B">
        <w:rPr>
          <w:b w:val="0"/>
          <w:sz w:val="24"/>
          <w:szCs w:val="24"/>
        </w:rPr>
        <w:t>anda</w:t>
      </w:r>
      <w:proofErr w:type="spellEnd"/>
      <w:r w:rsidRPr="00E7146B">
        <w:rPr>
          <w:b w:val="0"/>
          <w:sz w:val="24"/>
          <w:szCs w:val="24"/>
        </w:rPr>
        <w:t xml:space="preserve">" </w:t>
      </w:r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lastRenderedPageBreak/>
        <w:t>Gitconfig</w:t>
      </w:r>
      <w:proofErr w:type="spellEnd"/>
      <w:r w:rsidRPr="00E7146B">
        <w:rPr>
          <w:b w:val="0"/>
          <w:sz w:val="24"/>
          <w:szCs w:val="24"/>
        </w:rPr>
        <w:t xml:space="preserve"> --global </w:t>
      </w:r>
      <w:proofErr w:type="spellStart"/>
      <w:r w:rsidRPr="00E7146B">
        <w:rPr>
          <w:b w:val="0"/>
          <w:sz w:val="24"/>
          <w:szCs w:val="24"/>
        </w:rPr>
        <w:t>user.email</w:t>
      </w:r>
      <w:proofErr w:type="spellEnd"/>
      <w:r w:rsidRPr="00E7146B">
        <w:rPr>
          <w:b w:val="0"/>
          <w:sz w:val="24"/>
          <w:szCs w:val="24"/>
        </w:rPr>
        <w:t xml:space="preserve"> isi_dengan_email_anda@ymail.com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943600" cy="1752828"/>
            <wp:effectExtent l="0" t="0" r="0" b="0"/>
            <wp:docPr id="45" name="Picture 45" descr="C:\Users\Lenovo\Video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Videos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Setelahmelakukankonfigurasi</w:t>
      </w:r>
      <w:proofErr w:type="spellEnd"/>
      <w:r w:rsidRPr="00E7146B">
        <w:rPr>
          <w:b w:val="0"/>
          <w:sz w:val="24"/>
          <w:szCs w:val="24"/>
        </w:rPr>
        <w:t xml:space="preserve"> username </w:t>
      </w:r>
      <w:proofErr w:type="spellStart"/>
      <w:r w:rsidRPr="00E7146B">
        <w:rPr>
          <w:b w:val="0"/>
          <w:sz w:val="24"/>
          <w:szCs w:val="24"/>
        </w:rPr>
        <w:t>dan</w:t>
      </w:r>
      <w:proofErr w:type="spellEnd"/>
      <w:r w:rsidRPr="00E7146B">
        <w:rPr>
          <w:b w:val="0"/>
          <w:sz w:val="24"/>
          <w:szCs w:val="24"/>
        </w:rPr>
        <w:t xml:space="preserve"> email, </w:t>
      </w:r>
      <w:proofErr w:type="spellStart"/>
      <w:r w:rsidRPr="00E7146B">
        <w:rPr>
          <w:b w:val="0"/>
          <w:sz w:val="24"/>
          <w:szCs w:val="24"/>
        </w:rPr>
        <w:t>sekarangkitalakukaninisiasi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Gitinit</w:t>
      </w:r>
      <w:proofErr w:type="spellEnd"/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943600" cy="531989"/>
            <wp:effectExtent l="0" t="0" r="0" b="1905"/>
            <wp:docPr id="46" name="Picture 46" descr="C:\Users\Lenovo\Video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Videos\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Kemudiankitatambahkansemua</w:t>
      </w:r>
      <w:proofErr w:type="spellEnd"/>
      <w:r w:rsidRPr="00E7146B">
        <w:rPr>
          <w:b w:val="0"/>
          <w:sz w:val="24"/>
          <w:szCs w:val="24"/>
        </w:rPr>
        <w:t xml:space="preserve"> file yang </w:t>
      </w:r>
      <w:proofErr w:type="spellStart"/>
      <w:r w:rsidRPr="00E7146B">
        <w:rPr>
          <w:b w:val="0"/>
          <w:sz w:val="24"/>
          <w:szCs w:val="24"/>
        </w:rPr>
        <w:t>adadalam</w:t>
      </w:r>
      <w:proofErr w:type="spellEnd"/>
      <w:r w:rsidRPr="00E7146B">
        <w:rPr>
          <w:b w:val="0"/>
          <w:sz w:val="24"/>
          <w:szCs w:val="24"/>
        </w:rPr>
        <w:t xml:space="preserve"> folder project </w:t>
      </w:r>
      <w:proofErr w:type="spellStart"/>
      <w:r w:rsidRPr="00E7146B">
        <w:rPr>
          <w:b w:val="0"/>
          <w:sz w:val="24"/>
          <w:szCs w:val="24"/>
        </w:rPr>
        <w:t>kita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add * 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4876800" cy="381000"/>
            <wp:effectExtent l="0" t="0" r="0" b="0"/>
            <wp:docPr id="47" name="Picture 47" descr="C:\Users\Lenovo\Video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Videos\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Kemudiankitabuat</w:t>
      </w:r>
      <w:proofErr w:type="spellEnd"/>
      <w:r w:rsidRPr="00E7146B">
        <w:rPr>
          <w:b w:val="0"/>
          <w:sz w:val="24"/>
          <w:szCs w:val="24"/>
        </w:rPr>
        <w:t xml:space="preserve"> commit project </w:t>
      </w:r>
      <w:proofErr w:type="spellStart"/>
      <w:r w:rsidRPr="00E7146B">
        <w:rPr>
          <w:b w:val="0"/>
          <w:sz w:val="24"/>
          <w:szCs w:val="24"/>
        </w:rPr>
        <w:t>nya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misaldisinisayakasih</w:t>
      </w:r>
      <w:proofErr w:type="spellEnd"/>
      <w:r w:rsidRPr="00E7146B">
        <w:rPr>
          <w:b w:val="0"/>
          <w:sz w:val="24"/>
          <w:szCs w:val="24"/>
        </w:rPr>
        <w:t xml:space="preserve"> commit “</w:t>
      </w:r>
      <w:proofErr w:type="spellStart"/>
      <w:r w:rsidRPr="00E7146B">
        <w:rPr>
          <w:b w:val="0"/>
          <w:sz w:val="24"/>
          <w:szCs w:val="24"/>
        </w:rPr>
        <w:t>versi</w:t>
      </w:r>
      <w:proofErr w:type="spellEnd"/>
      <w:r w:rsidRPr="00E7146B">
        <w:rPr>
          <w:b w:val="0"/>
          <w:sz w:val="24"/>
          <w:szCs w:val="24"/>
        </w:rPr>
        <w:t xml:space="preserve"> 1.0.0</w:t>
      </w:r>
      <w:proofErr w:type="gramStart"/>
      <w:r w:rsidRPr="00E7146B">
        <w:rPr>
          <w:b w:val="0"/>
          <w:sz w:val="24"/>
          <w:szCs w:val="24"/>
        </w:rPr>
        <w:t>” ,</w:t>
      </w:r>
      <w:proofErr w:type="spellStart"/>
      <w:proofErr w:type="gramEnd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commit –m "</w:t>
      </w:r>
      <w:proofErr w:type="spellStart"/>
      <w:r w:rsidRPr="00E7146B">
        <w:rPr>
          <w:b w:val="0"/>
          <w:sz w:val="24"/>
          <w:szCs w:val="24"/>
        </w:rPr>
        <w:t>versi</w:t>
      </w:r>
      <w:proofErr w:type="spellEnd"/>
      <w:r w:rsidRPr="00E7146B">
        <w:rPr>
          <w:b w:val="0"/>
          <w:sz w:val="24"/>
          <w:szCs w:val="24"/>
        </w:rPr>
        <w:t xml:space="preserve"> 1.0.0" 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943600" cy="995340"/>
            <wp:effectExtent l="0" t="0" r="0" b="0"/>
            <wp:docPr id="48" name="Picture 48" descr="C:\Users\Lenovo\Video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Videos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D5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Setelahkitabuat</w:t>
      </w:r>
      <w:proofErr w:type="spellEnd"/>
      <w:r w:rsidRPr="00E7146B">
        <w:rPr>
          <w:b w:val="0"/>
          <w:sz w:val="24"/>
          <w:szCs w:val="24"/>
        </w:rPr>
        <w:t xml:space="preserve"> commit </w:t>
      </w:r>
      <w:proofErr w:type="spellStart"/>
      <w:r w:rsidRPr="00E7146B">
        <w:rPr>
          <w:b w:val="0"/>
          <w:sz w:val="24"/>
          <w:szCs w:val="24"/>
        </w:rPr>
        <w:t>untuk</w:t>
      </w:r>
      <w:proofErr w:type="spellEnd"/>
      <w:r w:rsidRPr="00E7146B">
        <w:rPr>
          <w:b w:val="0"/>
          <w:sz w:val="24"/>
          <w:szCs w:val="24"/>
        </w:rPr>
        <w:t xml:space="preserve"> project </w:t>
      </w:r>
      <w:proofErr w:type="spellStart"/>
      <w:r w:rsidRPr="00E7146B">
        <w:rPr>
          <w:b w:val="0"/>
          <w:sz w:val="24"/>
          <w:szCs w:val="24"/>
        </w:rPr>
        <w:t>nya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sekarangkita</w:t>
      </w:r>
      <w:proofErr w:type="spellEnd"/>
      <w:r w:rsidRPr="00E7146B">
        <w:rPr>
          <w:b w:val="0"/>
          <w:sz w:val="24"/>
          <w:szCs w:val="24"/>
        </w:rPr>
        <w:t xml:space="preserve"> remote repository yang </w:t>
      </w:r>
      <w:proofErr w:type="spellStart"/>
      <w:r w:rsidRPr="00E7146B">
        <w:rPr>
          <w:b w:val="0"/>
          <w:sz w:val="24"/>
          <w:szCs w:val="24"/>
        </w:rPr>
        <w:t>kitabuattadi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tentunyakitamenggunakankunci</w:t>
      </w:r>
      <w:proofErr w:type="spellEnd"/>
      <w:r w:rsidRPr="00E7146B">
        <w:rPr>
          <w:b w:val="0"/>
          <w:sz w:val="24"/>
          <w:szCs w:val="24"/>
        </w:rPr>
        <w:t xml:space="preserve"> HTTP yang </w:t>
      </w:r>
      <w:proofErr w:type="spellStart"/>
      <w:r w:rsidRPr="00E7146B">
        <w:rPr>
          <w:b w:val="0"/>
          <w:sz w:val="24"/>
          <w:szCs w:val="24"/>
        </w:rPr>
        <w:t>adapada</w:t>
      </w:r>
      <w:proofErr w:type="spellEnd"/>
      <w:r w:rsidRPr="00E7146B">
        <w:rPr>
          <w:b w:val="0"/>
          <w:sz w:val="24"/>
          <w:szCs w:val="24"/>
        </w:rPr>
        <w:t xml:space="preserve"> repository </w:t>
      </w:r>
      <w:proofErr w:type="spellStart"/>
      <w:r w:rsidRPr="00E7146B">
        <w:rPr>
          <w:b w:val="0"/>
          <w:sz w:val="24"/>
          <w:szCs w:val="24"/>
        </w:rPr>
        <w:t>tadi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remote add origin http://github.com/</w:t>
      </w:r>
      <w:r w:rsidR="004155D5">
        <w:rPr>
          <w:b w:val="0"/>
          <w:sz w:val="24"/>
          <w:szCs w:val="24"/>
        </w:rPr>
        <w:t>Imaramadhani/ima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362575" cy="438150"/>
            <wp:effectExtent l="0" t="0" r="9525" b="0"/>
            <wp:docPr id="49" name="Picture 49" descr="C:\Users\Lenovo\Video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Videos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Setelah</w:t>
      </w:r>
      <w:proofErr w:type="spellEnd"/>
      <w:r w:rsidRPr="00E7146B">
        <w:rPr>
          <w:b w:val="0"/>
          <w:sz w:val="24"/>
          <w:szCs w:val="24"/>
        </w:rPr>
        <w:t xml:space="preserve"> me-remote repository </w:t>
      </w:r>
      <w:proofErr w:type="spellStart"/>
      <w:r w:rsidRPr="00E7146B">
        <w:rPr>
          <w:b w:val="0"/>
          <w:sz w:val="24"/>
          <w:szCs w:val="24"/>
        </w:rPr>
        <w:t>kitatadi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sekarangkita</w:t>
      </w:r>
      <w:proofErr w:type="spellEnd"/>
      <w:r w:rsidRPr="00E7146B">
        <w:rPr>
          <w:b w:val="0"/>
          <w:sz w:val="24"/>
          <w:szCs w:val="24"/>
        </w:rPr>
        <w:t xml:space="preserve"> pull project </w:t>
      </w:r>
      <w:proofErr w:type="spellStart"/>
      <w:r w:rsidRPr="00E7146B">
        <w:rPr>
          <w:b w:val="0"/>
          <w:sz w:val="24"/>
          <w:szCs w:val="24"/>
        </w:rPr>
        <w:t>nya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pull origin master </w:t>
      </w:r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867400" cy="2247900"/>
            <wp:effectExtent l="0" t="0" r="0" b="0"/>
            <wp:docPr id="50" name="Picture 50" descr="C:\Users\Lenovo\Video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Videos\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Terakhirkitakirim</w:t>
      </w:r>
      <w:proofErr w:type="spellEnd"/>
      <w:r w:rsidRPr="00E7146B">
        <w:rPr>
          <w:b w:val="0"/>
          <w:sz w:val="24"/>
          <w:szCs w:val="24"/>
        </w:rPr>
        <w:t xml:space="preserve"> project </w:t>
      </w:r>
      <w:proofErr w:type="spellStart"/>
      <w:r w:rsidRPr="00E7146B">
        <w:rPr>
          <w:b w:val="0"/>
          <w:sz w:val="24"/>
          <w:szCs w:val="24"/>
        </w:rPr>
        <w:t>kitake</w:t>
      </w:r>
      <w:proofErr w:type="spellEnd"/>
      <w:r w:rsidRPr="00E7146B">
        <w:rPr>
          <w:b w:val="0"/>
          <w:sz w:val="24"/>
          <w:szCs w:val="24"/>
        </w:rPr>
        <w:t xml:space="preserve"> repository </w:t>
      </w:r>
      <w:proofErr w:type="spellStart"/>
      <w:r w:rsidRPr="00E7146B">
        <w:rPr>
          <w:b w:val="0"/>
          <w:sz w:val="24"/>
          <w:szCs w:val="24"/>
        </w:rPr>
        <w:t>kita</w:t>
      </w:r>
      <w:proofErr w:type="spellEnd"/>
      <w:r w:rsidRPr="00E7146B">
        <w:rPr>
          <w:b w:val="0"/>
          <w:sz w:val="24"/>
          <w:szCs w:val="24"/>
        </w:rPr>
        <w:t xml:space="preserve">, </w:t>
      </w:r>
      <w:proofErr w:type="spellStart"/>
      <w:r w:rsidRPr="00E7146B">
        <w:rPr>
          <w:b w:val="0"/>
          <w:sz w:val="24"/>
          <w:szCs w:val="24"/>
        </w:rPr>
        <w:t>ketikan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GB" w:eastAsia="en-GB"/>
        </w:rPr>
        <w:drawing>
          <wp:inline distT="0" distB="0" distL="0" distR="0">
            <wp:extent cx="5210175" cy="1590675"/>
            <wp:effectExtent l="0" t="0" r="9525" b="9525"/>
            <wp:docPr id="51" name="Picture 51" descr="C:\Users\Lenovo\Video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Videos\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D5" w:rsidRDefault="004155D5" w:rsidP="00E7146B">
      <w:pPr>
        <w:pStyle w:val="Heading1"/>
        <w:rPr>
          <w:b w:val="0"/>
          <w:sz w:val="24"/>
          <w:szCs w:val="24"/>
        </w:rPr>
      </w:pP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push origin master</w:t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Pertama-tama anda harus login terlebih dahulu pada github.com dan membuat project, klik Start a project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bookmarkEnd w:id="0"/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Pada tampilan ini repository telah dibuat dengan link : github.com/ikramart/testncase.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buat / cari file &amp; folder yang ingin dipull ke dalam github, lalu klik kanan dan pilih Git Bash Here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257425" cy="321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ketik script berikut :</w:t>
      </w:r>
    </w:p>
    <w:p w:rsidR="00F177F7" w:rsidRPr="00067F34" w:rsidRDefault="00172573" w:rsidP="00172573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3819525" cy="286089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8526" t="35613" r="30609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129" cy="286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7F7" w:rsidRPr="00067F34" w:rsidRDefault="00172573" w:rsidP="00172573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819525" cy="27368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8526" t="22792" r="30769" b="25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File dan folder telah diupload dan dikirim ke dalam akun github &amp; pada komputer anda.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Tampilan file &amp; folder pada computer:</w:t>
      </w:r>
    </w:p>
    <w:p w:rsidR="00F177F7" w:rsidRPr="00067F34" w:rsidRDefault="00F177F7" w:rsidP="00172573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333875" cy="1257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4429" t="26521" b="504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Tampilan file &amp; folder pada akun github :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731510" cy="1095375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5826" b="283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E7146B" w:rsidRDefault="00F177F7" w:rsidP="00E7146B">
      <w:pPr>
        <w:pStyle w:val="ListParagraph"/>
        <w:numPr>
          <w:ilvl w:val="0"/>
          <w:numId w:val="6"/>
        </w:numPr>
        <w:rPr>
          <w:ins w:id="1" w:author="Unknown"/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Selesai.</w:t>
      </w:r>
    </w:p>
    <w:p w:rsidR="00462B17" w:rsidRPr="00067F34" w:rsidRDefault="00462B17">
      <w:pPr>
        <w:rPr>
          <w:rFonts w:ascii="Times New Roman" w:hAnsi="Times New Roman" w:cs="Times New Roman"/>
          <w:sz w:val="24"/>
          <w:szCs w:val="24"/>
        </w:rPr>
      </w:pPr>
    </w:p>
    <w:sectPr w:rsidR="00462B17" w:rsidRPr="00067F34" w:rsidSect="00FC6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12BF1"/>
    <w:multiLevelType w:val="multilevel"/>
    <w:tmpl w:val="F834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874C9E"/>
    <w:multiLevelType w:val="multilevel"/>
    <w:tmpl w:val="33664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F21B5A"/>
    <w:multiLevelType w:val="hybridMultilevel"/>
    <w:tmpl w:val="67F6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D3121F"/>
    <w:multiLevelType w:val="multilevel"/>
    <w:tmpl w:val="CE06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77F7"/>
    <w:rsid w:val="00067F34"/>
    <w:rsid w:val="00172573"/>
    <w:rsid w:val="001B7D9C"/>
    <w:rsid w:val="004155D5"/>
    <w:rsid w:val="00462B17"/>
    <w:rsid w:val="004D30BD"/>
    <w:rsid w:val="004F73E1"/>
    <w:rsid w:val="008E7A82"/>
    <w:rsid w:val="008F14BD"/>
    <w:rsid w:val="00901BE0"/>
    <w:rsid w:val="00914371"/>
    <w:rsid w:val="00BD233C"/>
    <w:rsid w:val="00E7146B"/>
    <w:rsid w:val="00F177F7"/>
    <w:rsid w:val="00F5043D"/>
    <w:rsid w:val="00FC64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430"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1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4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2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82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47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40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2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5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3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14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1526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15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WINDOWS 8</cp:lastModifiedBy>
  <cp:revision>6</cp:revision>
  <dcterms:created xsi:type="dcterms:W3CDTF">2016-12-15T07:10:00Z</dcterms:created>
  <dcterms:modified xsi:type="dcterms:W3CDTF">2016-12-16T01:34:00Z</dcterms:modified>
</cp:coreProperties>
</file>