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77F7" w:rsidRPr="00067F34" w:rsidRDefault="00F177F7" w:rsidP="00F177F7">
      <w:pPr>
        <w:pStyle w:val="Heading1"/>
        <w:rPr>
          <w:sz w:val="24"/>
          <w:szCs w:val="24"/>
          <w:lang w:val="id-ID"/>
        </w:rPr>
      </w:pPr>
      <w:r w:rsidRPr="00067F34">
        <w:rPr>
          <w:sz w:val="24"/>
          <w:szCs w:val="24"/>
          <w:lang w:val="id-ID"/>
        </w:rPr>
        <w:t>Cara Menginstall Git 1.9.5</w:t>
      </w: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95E3D1D" wp14:editId="4F5B4C63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Pertama, Double Klik File Setup Git 1.9.5 untuk memulai penginstalan, untuk melanjutkan klik 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067F34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8E5D69" wp14:editId="7CA2711D">
            <wp:extent cx="3818628" cy="3152775"/>
            <wp:effectExtent l="0" t="0" r="0" b="0"/>
            <wp:docPr id="25" name="Picture 25" descr="C:\Users\Lenovo\Video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Videos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28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Information Klik Next &gt;</w:t>
      </w:r>
    </w:p>
    <w:p w:rsidR="00067F34" w:rsidRPr="00067F34" w:rsidRDefault="00067F34" w:rsidP="00067F3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DA5BFE" wp14:editId="1A082639">
            <wp:extent cx="3876675" cy="2705100"/>
            <wp:effectExtent l="0" t="0" r="0" b="0"/>
            <wp:docPr id="30" name="Picture 30" descr="C:\Users\Lenovo\Video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Videos\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868" cy="270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Select Destination Location, tentukan lokasi file-file Instalasi yang akan diekstrak, Klik Next &gt;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F116D" wp14:editId="683C6FB1">
            <wp:extent cx="3762375" cy="2902190"/>
            <wp:effectExtent l="0" t="0" r="0" b="0"/>
            <wp:docPr id="31" name="Picture 31" descr="C:\Users\Lenovo\Video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Videos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311" cy="290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Kemudian pada Kotak Dialog </w:t>
      </w:r>
      <w:r w:rsidRPr="00067F34">
        <w:rPr>
          <w:rFonts w:ascii="Times New Roman" w:hAnsi="Times New Roman" w:cs="Times New Roman"/>
          <w:sz w:val="24"/>
          <w:szCs w:val="24"/>
        </w:rPr>
        <w:t xml:space="preserve">select Components </w:t>
      </w:r>
      <w:r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8E7A82" w:rsidRPr="00067F34">
        <w:rPr>
          <w:rFonts w:ascii="Times New Roman" w:hAnsi="Times New Roman" w:cs="Times New Roman"/>
          <w:sz w:val="24"/>
          <w:szCs w:val="24"/>
          <w:lang w:val="id-ID"/>
        </w:rPr>
        <w:t xml:space="preserve">pilih </w:t>
      </w:r>
      <w:r w:rsidR="008E7A82" w:rsidRPr="00067F34">
        <w:rPr>
          <w:rFonts w:ascii="Times New Roman" w:hAnsi="Times New Roman" w:cs="Times New Roman"/>
          <w:sz w:val="24"/>
          <w:szCs w:val="24"/>
        </w:rPr>
        <w:t>simple context menu (Registry based)</w:t>
      </w:r>
      <w:r w:rsidRPr="00067F34">
        <w:rPr>
          <w:rFonts w:ascii="Times New Roman" w:hAnsi="Times New Roman" w:cs="Times New Roman"/>
          <w:sz w:val="24"/>
          <w:szCs w:val="24"/>
          <w:lang w:val="id-ID"/>
        </w:rPr>
        <w:t>, Klik Next &gt;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Default="00F177F7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95C51F" wp14:editId="19B81EB7">
            <wp:extent cx="4248150" cy="3276903"/>
            <wp:effectExtent l="0" t="0" r="0" b="0"/>
            <wp:docPr id="32" name="Picture 32" descr="C:\Users\Lenovo\Video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Videos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33" cy="327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F34" w:rsidRPr="00067F34" w:rsidRDefault="00067F34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F5043D" w:rsidRPr="00067F34" w:rsidRDefault="00F5043D" w:rsidP="00F504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lastRenderedPageBreak/>
        <w:t>Kemudian pada Kotak Dialog Select Start Menu Folder, tentukan nama folder yang nantinya akan terletak pada All Programs, Klik Next &gt;</w:t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F0E0C" wp14:editId="704ACBB5">
            <wp:extent cx="3476625" cy="2907178"/>
            <wp:effectExtent l="0" t="0" r="0" b="7620"/>
            <wp:docPr id="33" name="Picture 33" descr="C:\Users\Lenovo\Video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Videos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24" cy="29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F5043D" w:rsidP="008E7A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Adjusting your PATH environment, tentukan penggunaan Git-nya di sini kita menggunakan Git Bash jadi pilih Use Git from Git Bash only,  kemudian Klik Next &gt;</w:t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067F34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5C76F" wp14:editId="4170975C">
            <wp:extent cx="4533424" cy="2714625"/>
            <wp:effectExtent l="0" t="0" r="635" b="0"/>
            <wp:docPr id="35" name="Picture 35" descr="C:\Users\Lenovo\Video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Videos\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011" cy="271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E7A82" w:rsidRPr="00067F34" w:rsidRDefault="008E7A82" w:rsidP="008E7A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8F14BD" w:rsidRDefault="00F177F7" w:rsidP="008F14BD">
      <w:pPr>
        <w:rPr>
          <w:rFonts w:ascii="Times New Roman" w:hAnsi="Times New Roman" w:cs="Times New Roman"/>
          <w:sz w:val="24"/>
          <w:szCs w:val="24"/>
        </w:rPr>
      </w:pPr>
    </w:p>
    <w:p w:rsidR="00F5043D" w:rsidRPr="00067F34" w:rsidRDefault="00F5043D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5043D" w:rsidRPr="008F14BD" w:rsidRDefault="00F5043D" w:rsidP="00F5043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8F14BD" w:rsidRPr="00067F34" w:rsidRDefault="008F14BD" w:rsidP="008F14BD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Default="00F5043D" w:rsidP="008F14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6B7A72" wp14:editId="11451413">
            <wp:extent cx="4191000" cy="3232819"/>
            <wp:effectExtent l="0" t="0" r="0" b="5715"/>
            <wp:docPr id="37" name="Picture 37" descr="C:\Users\Lenovo\Video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Videos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3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4BD" w:rsidRPr="008F14BD" w:rsidRDefault="008F14BD" w:rsidP="008F14B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8F14BD" w:rsidRPr="008F14BD" w:rsidRDefault="00F5043D" w:rsidP="008F14B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Kotak Dialog Installing, silahkan tunggu proses instalasi Git pada komputer anda.</w:t>
      </w:r>
    </w:p>
    <w:p w:rsidR="00F177F7" w:rsidRPr="00067F34" w:rsidRDefault="00F5043D" w:rsidP="008F14B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1FDA45" wp14:editId="3B0559D7">
            <wp:extent cx="4257675" cy="3284250"/>
            <wp:effectExtent l="0" t="0" r="0" b="0"/>
            <wp:docPr id="38" name="Picture 38" descr="C:\Users\Lenovo\Video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Videos\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Terakhir, Instalasi Git pada komputer anda telah selesai, Klik Finish.</w:t>
      </w:r>
    </w:p>
    <w:p w:rsidR="00F177F7" w:rsidRPr="00067F34" w:rsidRDefault="00F5043D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545F9A" wp14:editId="5AE47042">
            <wp:extent cx="4838700" cy="3409950"/>
            <wp:effectExtent l="0" t="0" r="0" b="0"/>
            <wp:docPr id="39" name="Picture 39" descr="C:\Users\Lenovo\Video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Videos\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258D1" w:rsidRP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067F34" w:rsidRDefault="00F177F7" w:rsidP="00F177F7">
      <w:pPr>
        <w:pStyle w:val="Heading1"/>
        <w:rPr>
          <w:sz w:val="24"/>
          <w:szCs w:val="24"/>
          <w:lang w:val="id-ID"/>
        </w:rPr>
      </w:pPr>
      <w:r w:rsidRPr="00067F34">
        <w:rPr>
          <w:sz w:val="24"/>
          <w:szCs w:val="24"/>
          <w:lang w:val="id-ID"/>
        </w:rPr>
        <w:lastRenderedPageBreak/>
        <w:t>Cara Membuat akun Github.com</w:t>
      </w:r>
    </w:p>
    <w:p w:rsidR="00F177F7" w:rsidRPr="00067F34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Kunjungi situs github.com, kemudian isi form signup yang telah disediakan, kemudian klik Sign up for GitHub.</w:t>
      </w:r>
    </w:p>
    <w:p w:rsidR="00F177F7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53050" cy="29024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498" cy="29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D1" w:rsidRPr="006258D1" w:rsidRDefault="006258D1" w:rsidP="00F177F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177F7" w:rsidRPr="008F14BD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t>Kemudian pada step 1 (Set up a personal account), isi form-form yang telah disediakan, kemudian klik Create an account.</w:t>
      </w:r>
    </w:p>
    <w:p w:rsidR="008F14BD" w:rsidRPr="00067F34" w:rsidRDefault="006258D1" w:rsidP="008F14BD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19725" cy="3533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8F14BD" w:rsidRDefault="00F177F7" w:rsidP="00F177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067F34">
        <w:rPr>
          <w:rFonts w:ascii="Times New Roman" w:hAnsi="Times New Roman" w:cs="Times New Roman"/>
          <w:sz w:val="24"/>
          <w:szCs w:val="24"/>
          <w:lang w:val="id-ID"/>
        </w:rPr>
        <w:lastRenderedPageBreak/>
        <w:t>Kemudian pada step 2 (Choose your plan), pilih Unlimited public repositories for free untuk repositoris yang gratis, kemudian klik Continue.</w:t>
      </w:r>
    </w:p>
    <w:p w:rsidR="008F14BD" w:rsidRDefault="006258D1" w:rsidP="008F14B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2405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D1" w:rsidRDefault="006258D1" w:rsidP="008F14B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8F14B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8F14B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8F14B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8F14B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8F14B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8F14B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258D1" w:rsidRDefault="006258D1" w:rsidP="008F14B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258D1" w:rsidRPr="006258D1" w:rsidRDefault="006258D1" w:rsidP="008F14BD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Pr="006258D1" w:rsidRDefault="006258D1" w:rsidP="006258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continue,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somewhat experienced, research, development, school projects,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I’m a student. </w:t>
      </w:r>
      <w:proofErr w:type="spellStart"/>
      <w:r>
        <w:rPr>
          <w:rFonts w:ascii="Times New Roman" w:hAnsi="Times New Roman" w:cs="Times New Roman"/>
          <w:sz w:val="24"/>
          <w:szCs w:val="24"/>
        </w:rPr>
        <w:t>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</w:t>
      </w:r>
    </w:p>
    <w:p w:rsidR="008F14BD" w:rsidRPr="008F14BD" w:rsidRDefault="008F14BD" w:rsidP="004F73E1">
      <w:pPr>
        <w:pStyle w:val="ListParagraph"/>
        <w:rPr>
          <w:rFonts w:ascii="Times New Roman" w:hAnsi="Times New Roman" w:cs="Times New Roman"/>
          <w:i/>
          <w:sz w:val="24"/>
          <w:szCs w:val="24"/>
          <w:lang w:val="id-ID"/>
        </w:rPr>
      </w:pPr>
    </w:p>
    <w:p w:rsidR="008F14BD" w:rsidRPr="008F14BD" w:rsidRDefault="008F14BD" w:rsidP="008F14BD">
      <w:pPr>
        <w:ind w:left="360"/>
        <w:rPr>
          <w:rFonts w:ascii="Times New Roman" w:hAnsi="Times New Roman" w:cs="Times New Roman"/>
          <w:i/>
          <w:sz w:val="24"/>
          <w:szCs w:val="24"/>
        </w:rPr>
      </w:pPr>
    </w:p>
    <w:p w:rsidR="008F14BD" w:rsidRDefault="006258D1" w:rsidP="008F14B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>
            <wp:extent cx="5943600" cy="5018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8D1" w:rsidRDefault="006258D1" w:rsidP="008F14B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:rsidR="006258D1" w:rsidRDefault="006258D1" w:rsidP="008F14B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:rsidR="006258D1" w:rsidRDefault="006258D1" w:rsidP="008F14B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:rsidR="006258D1" w:rsidRDefault="006258D1" w:rsidP="008F14B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:rsidR="006258D1" w:rsidRDefault="006258D1" w:rsidP="008F14B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:rsidR="006258D1" w:rsidRDefault="006258D1" w:rsidP="008F14B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:rsidR="006258D1" w:rsidRDefault="006258D1" w:rsidP="008F14B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:rsidR="006258D1" w:rsidRDefault="006258D1" w:rsidP="008F14B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:rsidR="0011313D" w:rsidRDefault="0011313D" w:rsidP="008F14B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:rsidR="006258D1" w:rsidRPr="006258D1" w:rsidRDefault="006258D1" w:rsidP="008F14BD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</w:p>
    <w:p w:rsidR="008F14BD" w:rsidRPr="00067F34" w:rsidRDefault="0011313D" w:rsidP="008F14B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a project</w:t>
      </w:r>
      <w:r w:rsidR="008F14BD" w:rsidRPr="00067F34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:rsidR="008F14BD" w:rsidRPr="008F14BD" w:rsidRDefault="008F14BD" w:rsidP="008F14BD">
      <w:pPr>
        <w:rPr>
          <w:rFonts w:ascii="Times New Roman" w:hAnsi="Times New Roman" w:cs="Times New Roman"/>
          <w:i/>
          <w:sz w:val="24"/>
          <w:szCs w:val="24"/>
        </w:rPr>
      </w:pPr>
    </w:p>
    <w:p w:rsidR="0011313D" w:rsidRDefault="006258D1" w:rsidP="0011313D">
      <w:pPr>
        <w:ind w:left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</w:rPr>
        <w:drawing>
          <wp:inline distT="0" distB="0" distL="0" distR="0" wp14:anchorId="618F0744" wp14:editId="4716977D">
            <wp:extent cx="5943600" cy="2188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3D" w:rsidRPr="0011313D" w:rsidRDefault="0011313D" w:rsidP="0011313D">
      <w:pPr>
        <w:ind w:left="360"/>
        <w:rPr>
          <w:rFonts w:ascii="Times New Roman" w:hAnsi="Times New Roman" w:cs="Times New Roman"/>
          <w:i/>
          <w:sz w:val="24"/>
          <w:szCs w:val="24"/>
        </w:rPr>
      </w:pPr>
    </w:p>
    <w:p w:rsidR="0011313D" w:rsidRPr="0011313D" w:rsidRDefault="0011313D" w:rsidP="001131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11313D">
        <w:rPr>
          <w:rFonts w:ascii="Times New Roman" w:hAnsi="Times New Roman" w:cs="Times New Roman"/>
          <w:i/>
          <w:sz w:val="24"/>
          <w:szCs w:val="24"/>
        </w:rPr>
        <w:t>Kemudian</w:t>
      </w:r>
      <w:proofErr w:type="spellEnd"/>
      <w:r w:rsidRPr="0011313D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11313D">
        <w:rPr>
          <w:rFonts w:ascii="Times New Roman" w:hAnsi="Times New Roman" w:cs="Times New Roman"/>
          <w:i/>
          <w:sz w:val="24"/>
          <w:szCs w:val="24"/>
        </w:rPr>
        <w:t>isi</w:t>
      </w:r>
      <w:proofErr w:type="spellEnd"/>
      <w:r w:rsidRPr="0011313D">
        <w:rPr>
          <w:rFonts w:ascii="Times New Roman" w:hAnsi="Times New Roman" w:cs="Times New Roman"/>
          <w:i/>
          <w:sz w:val="24"/>
          <w:szCs w:val="24"/>
        </w:rPr>
        <w:t xml:space="preserve"> Repository name </w:t>
      </w:r>
      <w:proofErr w:type="spellStart"/>
      <w:r w:rsidRPr="0011313D">
        <w:rPr>
          <w:rFonts w:ascii="Times New Roman" w:hAnsi="Times New Roman" w:cs="Times New Roman"/>
          <w:i/>
          <w:sz w:val="24"/>
          <w:szCs w:val="24"/>
        </w:rPr>
        <w:t>dan</w:t>
      </w:r>
      <w:proofErr w:type="spellEnd"/>
      <w:r w:rsidRPr="0011313D">
        <w:rPr>
          <w:rFonts w:ascii="Times New Roman" w:hAnsi="Times New Roman" w:cs="Times New Roman"/>
          <w:i/>
          <w:sz w:val="24"/>
          <w:szCs w:val="24"/>
        </w:rPr>
        <w:t xml:space="preserve"> description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create repository</w:t>
      </w:r>
    </w:p>
    <w:p w:rsidR="0011313D" w:rsidRPr="0011313D" w:rsidRDefault="0011313D" w:rsidP="0011313D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76EA5AC2" wp14:editId="17A8C8E1">
            <wp:extent cx="5705475" cy="403581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33" cy="404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11313D" w:rsidRDefault="00F177F7" w:rsidP="001131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1313D">
        <w:rPr>
          <w:rFonts w:ascii="Times New Roman" w:hAnsi="Times New Roman" w:cs="Times New Roman"/>
          <w:sz w:val="24"/>
          <w:szCs w:val="24"/>
          <w:lang w:val="id-ID"/>
        </w:rPr>
        <w:t>Akun github telah jadi dan email telah diverifikasi. Selesai</w:t>
      </w:r>
    </w:p>
    <w:p w:rsidR="00F177F7" w:rsidRPr="00067F34" w:rsidRDefault="00F177F7" w:rsidP="00F177F7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F177F7" w:rsidRDefault="00F177F7" w:rsidP="00F177F7">
      <w:pPr>
        <w:pStyle w:val="Heading1"/>
        <w:rPr>
          <w:sz w:val="24"/>
          <w:szCs w:val="24"/>
        </w:rPr>
      </w:pPr>
      <w:r w:rsidRPr="00067F34">
        <w:rPr>
          <w:sz w:val="24"/>
          <w:szCs w:val="24"/>
          <w:lang w:val="id-ID"/>
        </w:rPr>
        <w:lastRenderedPageBreak/>
        <w:t>Cara Mengupload dan mengirim file/folder menggunakan akun Github.com dengan Bash</w:t>
      </w:r>
    </w:p>
    <w:p w:rsidR="00E7146B" w:rsidRPr="00E7146B" w:rsidRDefault="00E7146B" w:rsidP="00E7146B">
      <w:pPr>
        <w:pStyle w:val="Heading1"/>
        <w:numPr>
          <w:ilvl w:val="0"/>
          <w:numId w:val="7"/>
        </w:numPr>
        <w:rPr>
          <w:b w:val="0"/>
          <w:sz w:val="24"/>
          <w:szCs w:val="24"/>
        </w:rPr>
      </w:pPr>
      <w:proofErr w:type="spellStart"/>
      <w:proofErr w:type="gramStart"/>
      <w:r>
        <w:rPr>
          <w:b w:val="0"/>
          <w:sz w:val="24"/>
          <w:szCs w:val="24"/>
        </w:rPr>
        <w:t>Pertama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klik</w:t>
      </w:r>
      <w:proofErr w:type="spellEnd"/>
      <w:r w:rsidRPr="00E7146B">
        <w:rPr>
          <w:b w:val="0"/>
          <w:sz w:val="24"/>
          <w:szCs w:val="24"/>
        </w:rPr>
        <w:t xml:space="preserve"> </w:t>
      </w:r>
      <w:proofErr w:type="spellStart"/>
      <w:r w:rsidRPr="00E7146B">
        <w:rPr>
          <w:b w:val="0"/>
          <w:sz w:val="24"/>
          <w:szCs w:val="24"/>
        </w:rPr>
        <w:t>kanan</w:t>
      </w:r>
      <w:proofErr w:type="spellEnd"/>
      <w:r w:rsidRPr="00E7146B">
        <w:rPr>
          <w:b w:val="0"/>
          <w:sz w:val="24"/>
          <w:szCs w:val="24"/>
        </w:rPr>
        <w:t xml:space="preserve"> </w:t>
      </w:r>
      <w:proofErr w:type="spellStart"/>
      <w:r w:rsidRPr="00E7146B">
        <w:rPr>
          <w:b w:val="0"/>
          <w:sz w:val="24"/>
          <w:szCs w:val="24"/>
        </w:rPr>
        <w:t>pada</w:t>
      </w:r>
      <w:proofErr w:type="spellEnd"/>
      <w:r w:rsidRPr="00E7146B">
        <w:rPr>
          <w:b w:val="0"/>
          <w:sz w:val="24"/>
          <w:szCs w:val="24"/>
        </w:rPr>
        <w:t xml:space="preserve"> project </w:t>
      </w:r>
      <w:proofErr w:type="spellStart"/>
      <w:r w:rsidRPr="00E7146B">
        <w:rPr>
          <w:b w:val="0"/>
          <w:sz w:val="24"/>
          <w:szCs w:val="24"/>
        </w:rPr>
        <w:t>klik</w:t>
      </w:r>
      <w:proofErr w:type="spellEnd"/>
      <w:r w:rsidRPr="00E7146B">
        <w:rPr>
          <w:b w:val="0"/>
          <w:sz w:val="24"/>
          <w:szCs w:val="24"/>
        </w:rPr>
        <w:t xml:space="preserve"> "</w:t>
      </w: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Bash".</w:t>
      </w:r>
      <w:proofErr w:type="gramEnd"/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Kemudian</w:t>
      </w:r>
      <w:proofErr w:type="spellEnd"/>
      <w:r w:rsidRPr="00E7146B">
        <w:rPr>
          <w:b w:val="0"/>
          <w:sz w:val="24"/>
          <w:szCs w:val="24"/>
        </w:rPr>
        <w:t xml:space="preserve"> </w:t>
      </w:r>
      <w:proofErr w:type="spellStart"/>
      <w:proofErr w:type="gramStart"/>
      <w:r w:rsidRPr="00E7146B">
        <w:rPr>
          <w:b w:val="0"/>
          <w:sz w:val="24"/>
          <w:szCs w:val="24"/>
        </w:rPr>
        <w:t>akan</w:t>
      </w:r>
      <w:proofErr w:type="spellEnd"/>
      <w:proofErr w:type="gramEnd"/>
      <w:r w:rsidRPr="00E7146B">
        <w:rPr>
          <w:b w:val="0"/>
          <w:sz w:val="24"/>
          <w:szCs w:val="24"/>
        </w:rPr>
        <w:t xml:space="preserve"> </w:t>
      </w:r>
      <w:proofErr w:type="spellStart"/>
      <w:r w:rsidRPr="00E7146B">
        <w:rPr>
          <w:b w:val="0"/>
          <w:sz w:val="24"/>
          <w:szCs w:val="24"/>
        </w:rPr>
        <w:t>muncul</w:t>
      </w:r>
      <w:proofErr w:type="spellEnd"/>
      <w:r w:rsidRPr="00E7146B">
        <w:rPr>
          <w:b w:val="0"/>
          <w:sz w:val="24"/>
          <w:szCs w:val="24"/>
        </w:rPr>
        <w:t xml:space="preserve"> command prompt / CMD</w:t>
      </w:r>
    </w:p>
    <w:p w:rsidR="00E7146B" w:rsidRPr="00E7146B" w:rsidRDefault="00E7146B" w:rsidP="00E7146B">
      <w:pPr>
        <w:pStyle w:val="Heading1"/>
        <w:rPr>
          <w:b w:val="0"/>
          <w:sz w:val="24"/>
          <w:szCs w:val="24"/>
        </w:rPr>
      </w:pPr>
      <w:r w:rsidRPr="00E7146B">
        <w:rPr>
          <w:b w:val="0"/>
          <w:sz w:val="24"/>
          <w:szCs w:val="24"/>
        </w:rPr>
        <w:t>•</w:t>
      </w:r>
      <w:r w:rsidRPr="00E7146B">
        <w:rPr>
          <w:b w:val="0"/>
          <w:sz w:val="24"/>
          <w:szCs w:val="24"/>
        </w:rPr>
        <w:tab/>
      </w:r>
      <w:proofErr w:type="spellStart"/>
      <w:r w:rsidRPr="00E7146B">
        <w:rPr>
          <w:b w:val="0"/>
          <w:sz w:val="24"/>
          <w:szCs w:val="24"/>
        </w:rPr>
        <w:t>Jika</w:t>
      </w:r>
      <w:proofErr w:type="spellEnd"/>
      <w:r w:rsidRPr="00E7146B">
        <w:rPr>
          <w:b w:val="0"/>
          <w:sz w:val="24"/>
          <w:szCs w:val="24"/>
        </w:rPr>
        <w:t xml:space="preserve"> </w:t>
      </w:r>
      <w:proofErr w:type="spellStart"/>
      <w:r w:rsidRPr="00E7146B">
        <w:rPr>
          <w:b w:val="0"/>
          <w:sz w:val="24"/>
          <w:szCs w:val="24"/>
        </w:rPr>
        <w:t>anda</w:t>
      </w:r>
      <w:proofErr w:type="spellEnd"/>
      <w:r w:rsidRPr="00E7146B">
        <w:rPr>
          <w:b w:val="0"/>
          <w:sz w:val="24"/>
          <w:szCs w:val="24"/>
        </w:rPr>
        <w:t xml:space="preserve"> </w:t>
      </w:r>
      <w:proofErr w:type="spellStart"/>
      <w:r w:rsidRPr="00E7146B">
        <w:rPr>
          <w:b w:val="0"/>
          <w:sz w:val="24"/>
          <w:szCs w:val="24"/>
        </w:rPr>
        <w:t>baru</w:t>
      </w:r>
      <w:proofErr w:type="spellEnd"/>
      <w:r w:rsidRPr="00E7146B">
        <w:rPr>
          <w:b w:val="0"/>
          <w:sz w:val="24"/>
          <w:szCs w:val="24"/>
        </w:rPr>
        <w:t xml:space="preserve"> </w:t>
      </w:r>
      <w:proofErr w:type="spellStart"/>
      <w:r w:rsidRPr="00E7146B">
        <w:rPr>
          <w:b w:val="0"/>
          <w:sz w:val="24"/>
          <w:szCs w:val="24"/>
        </w:rPr>
        <w:t>pertama</w:t>
      </w:r>
      <w:proofErr w:type="spellEnd"/>
      <w:r w:rsidRPr="00E7146B">
        <w:rPr>
          <w:b w:val="0"/>
          <w:sz w:val="24"/>
          <w:szCs w:val="24"/>
        </w:rPr>
        <w:t xml:space="preserve"> kali </w:t>
      </w:r>
      <w:proofErr w:type="spellStart"/>
      <w:r w:rsidRPr="00E7146B">
        <w:rPr>
          <w:b w:val="0"/>
          <w:sz w:val="24"/>
          <w:szCs w:val="24"/>
        </w:rPr>
        <w:t>meggunakan</w:t>
      </w:r>
      <w:proofErr w:type="spellEnd"/>
      <w:r w:rsidRPr="00E7146B">
        <w:rPr>
          <w:b w:val="0"/>
          <w:sz w:val="24"/>
          <w:szCs w:val="24"/>
        </w:rPr>
        <w:t xml:space="preserve"> software GIT, </w:t>
      </w:r>
      <w:proofErr w:type="spellStart"/>
      <w:r w:rsidRPr="00E7146B">
        <w:rPr>
          <w:b w:val="0"/>
          <w:sz w:val="24"/>
          <w:szCs w:val="24"/>
        </w:rPr>
        <w:t>sebaiknya</w:t>
      </w:r>
      <w:proofErr w:type="spellEnd"/>
      <w:r w:rsidRPr="00E7146B">
        <w:rPr>
          <w:b w:val="0"/>
          <w:sz w:val="24"/>
          <w:szCs w:val="24"/>
        </w:rPr>
        <w:t xml:space="preserve"> </w:t>
      </w:r>
      <w:proofErr w:type="spellStart"/>
      <w:r w:rsidRPr="00E7146B">
        <w:rPr>
          <w:b w:val="0"/>
          <w:sz w:val="24"/>
          <w:szCs w:val="24"/>
        </w:rPr>
        <w:t>konfigurasi</w:t>
      </w:r>
      <w:proofErr w:type="spellEnd"/>
      <w:r w:rsidRPr="00E7146B">
        <w:rPr>
          <w:b w:val="0"/>
          <w:sz w:val="24"/>
          <w:szCs w:val="24"/>
        </w:rPr>
        <w:t xml:space="preserve"> username </w:t>
      </w:r>
      <w:proofErr w:type="spellStart"/>
      <w:r w:rsidRPr="00E7146B">
        <w:rPr>
          <w:b w:val="0"/>
          <w:sz w:val="24"/>
          <w:szCs w:val="24"/>
        </w:rPr>
        <w:t>dan</w:t>
      </w:r>
      <w:proofErr w:type="spellEnd"/>
      <w:r w:rsidRPr="00E7146B">
        <w:rPr>
          <w:b w:val="0"/>
          <w:sz w:val="24"/>
          <w:szCs w:val="24"/>
        </w:rPr>
        <w:t xml:space="preserve"> email </w:t>
      </w:r>
      <w:proofErr w:type="spellStart"/>
      <w:r w:rsidRPr="00E7146B">
        <w:rPr>
          <w:b w:val="0"/>
          <w:sz w:val="24"/>
          <w:szCs w:val="24"/>
        </w:rPr>
        <w:t>dulu</w:t>
      </w:r>
      <w:proofErr w:type="spellEnd"/>
      <w:r w:rsidRPr="00E7146B">
        <w:rPr>
          <w:b w:val="0"/>
          <w:sz w:val="24"/>
          <w:szCs w:val="24"/>
        </w:rPr>
        <w:t>.</w:t>
      </w:r>
    </w:p>
    <w:p w:rsidR="00E7146B" w:rsidRPr="00E7146B" w:rsidRDefault="00E7146B" w:rsidP="00E7146B">
      <w:pPr>
        <w:pStyle w:val="Heading1"/>
        <w:numPr>
          <w:ilvl w:val="0"/>
          <w:numId w:val="7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Lalu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 w:rsidRPr="00E7146B">
        <w:rPr>
          <w:b w:val="0"/>
          <w:sz w:val="24"/>
          <w:szCs w:val="24"/>
        </w:rPr>
        <w:t>Ketik</w:t>
      </w:r>
      <w:proofErr w:type="spellEnd"/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</w:t>
      </w:r>
      <w:proofErr w:type="spellStart"/>
      <w:r w:rsidRPr="00E7146B">
        <w:rPr>
          <w:b w:val="0"/>
          <w:sz w:val="24"/>
          <w:szCs w:val="24"/>
        </w:rPr>
        <w:t>config</w:t>
      </w:r>
      <w:proofErr w:type="spellEnd"/>
      <w:r w:rsidRPr="00E7146B">
        <w:rPr>
          <w:b w:val="0"/>
          <w:sz w:val="24"/>
          <w:szCs w:val="24"/>
        </w:rPr>
        <w:t xml:space="preserve"> --global user.name "username </w:t>
      </w:r>
      <w:proofErr w:type="spellStart"/>
      <w:r w:rsidRPr="00E7146B">
        <w:rPr>
          <w:b w:val="0"/>
          <w:sz w:val="24"/>
          <w:szCs w:val="24"/>
        </w:rPr>
        <w:t>anda</w:t>
      </w:r>
      <w:proofErr w:type="spellEnd"/>
      <w:r w:rsidRPr="00E7146B">
        <w:rPr>
          <w:b w:val="0"/>
          <w:sz w:val="24"/>
          <w:szCs w:val="24"/>
        </w:rPr>
        <w:t xml:space="preserve">" </w:t>
      </w:r>
    </w:p>
    <w:p w:rsidR="00E7146B" w:rsidRDefault="00E7146B" w:rsidP="00E7146B">
      <w:pPr>
        <w:pStyle w:val="Heading1"/>
        <w:rPr>
          <w:b w:val="0"/>
          <w:sz w:val="24"/>
          <w:szCs w:val="24"/>
        </w:rPr>
      </w:pPr>
      <w:proofErr w:type="spellStart"/>
      <w:r w:rsidRPr="00E7146B">
        <w:rPr>
          <w:b w:val="0"/>
          <w:sz w:val="24"/>
          <w:szCs w:val="24"/>
        </w:rPr>
        <w:t>Git</w:t>
      </w:r>
      <w:proofErr w:type="spellEnd"/>
      <w:r w:rsidRPr="00E7146B">
        <w:rPr>
          <w:b w:val="0"/>
          <w:sz w:val="24"/>
          <w:szCs w:val="24"/>
        </w:rPr>
        <w:t xml:space="preserve"> </w:t>
      </w:r>
      <w:proofErr w:type="spellStart"/>
      <w:r w:rsidRPr="00E7146B">
        <w:rPr>
          <w:b w:val="0"/>
          <w:sz w:val="24"/>
          <w:szCs w:val="24"/>
        </w:rPr>
        <w:t>config</w:t>
      </w:r>
      <w:proofErr w:type="spellEnd"/>
      <w:r w:rsidRPr="00E7146B">
        <w:rPr>
          <w:b w:val="0"/>
          <w:sz w:val="24"/>
          <w:szCs w:val="24"/>
        </w:rPr>
        <w:t xml:space="preserve"> --global </w:t>
      </w:r>
      <w:proofErr w:type="spellStart"/>
      <w:r w:rsidRPr="00E7146B">
        <w:rPr>
          <w:b w:val="0"/>
          <w:sz w:val="24"/>
          <w:szCs w:val="24"/>
        </w:rPr>
        <w:t>user.email</w:t>
      </w:r>
      <w:proofErr w:type="spellEnd"/>
      <w:r w:rsidRPr="00E7146B">
        <w:rPr>
          <w:b w:val="0"/>
          <w:sz w:val="24"/>
          <w:szCs w:val="24"/>
        </w:rPr>
        <w:t xml:space="preserve"> </w:t>
      </w:r>
      <w:hyperlink r:id="rId22" w:history="1">
        <w:r w:rsidR="0011313D" w:rsidRPr="007940BE">
          <w:rPr>
            <w:rStyle w:val="Hyperlink"/>
            <w:b w:val="0"/>
            <w:sz w:val="24"/>
            <w:szCs w:val="24"/>
          </w:rPr>
          <w:t>isi_dengan_email_anda@ymail.com</w:t>
        </w:r>
      </w:hyperlink>
    </w:p>
    <w:p w:rsidR="0011313D" w:rsidRDefault="0011313D" w:rsidP="00E7146B">
      <w:pPr>
        <w:pStyle w:val="Heading1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Git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init</w:t>
      </w:r>
      <w:proofErr w:type="spellEnd"/>
    </w:p>
    <w:p w:rsidR="0011313D" w:rsidRDefault="0011313D" w:rsidP="00E7146B">
      <w:pPr>
        <w:pStyle w:val="Heading1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Git</w:t>
      </w:r>
      <w:proofErr w:type="spellEnd"/>
      <w:r>
        <w:rPr>
          <w:b w:val="0"/>
          <w:sz w:val="24"/>
          <w:szCs w:val="24"/>
        </w:rPr>
        <w:t xml:space="preserve"> commit</w:t>
      </w:r>
    </w:p>
    <w:p w:rsidR="0011313D" w:rsidRDefault="0011313D" w:rsidP="00E7146B">
      <w:pPr>
        <w:pStyle w:val="Heading1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Git</w:t>
      </w:r>
      <w:proofErr w:type="spellEnd"/>
      <w:r>
        <w:rPr>
          <w:b w:val="0"/>
          <w:sz w:val="24"/>
          <w:szCs w:val="24"/>
        </w:rPr>
        <w:t xml:space="preserve"> Remote</w:t>
      </w:r>
    </w:p>
    <w:p w:rsidR="0011313D" w:rsidRDefault="0011313D" w:rsidP="00E7146B">
      <w:pPr>
        <w:pStyle w:val="Heading1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Git</w:t>
      </w:r>
      <w:proofErr w:type="spellEnd"/>
      <w:r>
        <w:rPr>
          <w:b w:val="0"/>
          <w:sz w:val="24"/>
          <w:szCs w:val="24"/>
        </w:rPr>
        <w:t xml:space="preserve"> Pull origin master</w:t>
      </w:r>
    </w:p>
    <w:p w:rsidR="00E715C4" w:rsidRDefault="0011313D" w:rsidP="00E7146B">
      <w:pPr>
        <w:pStyle w:val="Heading1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Git</w:t>
      </w:r>
      <w:proofErr w:type="spellEnd"/>
      <w:r>
        <w:rPr>
          <w:b w:val="0"/>
          <w:sz w:val="24"/>
          <w:szCs w:val="24"/>
        </w:rPr>
        <w:t xml:space="preserve"> Remote</w:t>
      </w:r>
      <w:r w:rsidR="00E715C4">
        <w:rPr>
          <w:b w:val="0"/>
          <w:sz w:val="24"/>
          <w:szCs w:val="24"/>
        </w:rPr>
        <w:t xml:space="preserve"> add</w:t>
      </w:r>
      <w:r>
        <w:rPr>
          <w:b w:val="0"/>
          <w:sz w:val="24"/>
          <w:szCs w:val="24"/>
        </w:rPr>
        <w:t xml:space="preserve"> origin</w:t>
      </w:r>
    </w:p>
    <w:p w:rsidR="00E715C4" w:rsidRDefault="00E715C4" w:rsidP="00E7146B">
      <w:pPr>
        <w:pStyle w:val="Heading1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Git</w:t>
      </w:r>
      <w:proofErr w:type="spellEnd"/>
      <w:r>
        <w:rPr>
          <w:b w:val="0"/>
          <w:sz w:val="24"/>
          <w:szCs w:val="24"/>
        </w:rPr>
        <w:t xml:space="preserve"> Pull origin master</w:t>
      </w:r>
    </w:p>
    <w:p w:rsidR="0011313D" w:rsidRDefault="00E715C4" w:rsidP="00E7146B">
      <w:pPr>
        <w:pStyle w:val="Heading1"/>
        <w:rPr>
          <w:b w:val="0"/>
          <w:sz w:val="24"/>
          <w:szCs w:val="24"/>
        </w:rPr>
      </w:pPr>
      <w:proofErr w:type="spellStart"/>
      <w:r>
        <w:rPr>
          <w:b w:val="0"/>
          <w:sz w:val="24"/>
          <w:szCs w:val="24"/>
        </w:rPr>
        <w:t>Git</w:t>
      </w:r>
      <w:proofErr w:type="spellEnd"/>
      <w:r>
        <w:rPr>
          <w:b w:val="0"/>
          <w:sz w:val="24"/>
          <w:szCs w:val="24"/>
        </w:rPr>
        <w:t xml:space="preserve"> push origin master</w:t>
      </w:r>
      <w:r w:rsidR="0011313D">
        <w:rPr>
          <w:b w:val="0"/>
          <w:sz w:val="24"/>
          <w:szCs w:val="24"/>
        </w:rPr>
        <w:t xml:space="preserve"> </w:t>
      </w:r>
    </w:p>
    <w:p w:rsidR="00E7146B" w:rsidRPr="00E7146B" w:rsidRDefault="006258D1" w:rsidP="00E7146B">
      <w:pPr>
        <w:pStyle w:val="Heading1"/>
        <w:rPr>
          <w:b w:val="0"/>
          <w:sz w:val="24"/>
          <w:szCs w:val="24"/>
        </w:rPr>
      </w:pPr>
      <w:bookmarkStart w:id="0" w:name="_GoBack"/>
      <w:r>
        <w:rPr>
          <w:b w:val="0"/>
          <w:noProof/>
          <w:sz w:val="24"/>
          <w:szCs w:val="24"/>
        </w:rPr>
        <w:lastRenderedPageBreak/>
        <w:drawing>
          <wp:inline distT="0" distB="0" distL="0" distR="0">
            <wp:extent cx="5943600" cy="3590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58D1" w:rsidRPr="00E7146B" w:rsidRDefault="006258D1" w:rsidP="006258D1">
      <w:pPr>
        <w:pStyle w:val="Heading1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</w:rPr>
        <w:drawing>
          <wp:inline distT="0" distB="0" distL="0" distR="0">
            <wp:extent cx="5943600" cy="3533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F7" w:rsidRPr="0011313D" w:rsidRDefault="00F177F7" w:rsidP="0011313D">
      <w:pPr>
        <w:rPr>
          <w:rFonts w:ascii="Times New Roman" w:hAnsi="Times New Roman" w:cs="Times New Roman"/>
          <w:sz w:val="24"/>
          <w:szCs w:val="24"/>
        </w:rPr>
      </w:pPr>
    </w:p>
    <w:p w:rsidR="00F177F7" w:rsidRPr="0011313D" w:rsidRDefault="00F177F7" w:rsidP="0011313D">
      <w:pPr>
        <w:rPr>
          <w:ins w:id="1" w:author="Unknown"/>
          <w:rFonts w:ascii="Times New Roman" w:hAnsi="Times New Roman" w:cs="Times New Roman"/>
          <w:sz w:val="24"/>
          <w:szCs w:val="24"/>
          <w:lang w:val="id-ID"/>
        </w:rPr>
      </w:pPr>
      <w:r w:rsidRPr="0011313D">
        <w:rPr>
          <w:rFonts w:ascii="Times New Roman" w:hAnsi="Times New Roman" w:cs="Times New Roman"/>
          <w:sz w:val="24"/>
          <w:szCs w:val="24"/>
          <w:lang w:val="id-ID"/>
        </w:rPr>
        <w:t>Selesai.</w:t>
      </w:r>
    </w:p>
    <w:p w:rsidR="00462B17" w:rsidRPr="00067F34" w:rsidRDefault="00462B17">
      <w:pPr>
        <w:rPr>
          <w:rFonts w:ascii="Times New Roman" w:hAnsi="Times New Roman" w:cs="Times New Roman"/>
          <w:sz w:val="24"/>
          <w:szCs w:val="24"/>
        </w:rPr>
      </w:pPr>
    </w:p>
    <w:sectPr w:rsidR="00462B17" w:rsidRPr="00067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A12BF1"/>
    <w:multiLevelType w:val="multilevel"/>
    <w:tmpl w:val="F834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874C9E"/>
    <w:multiLevelType w:val="multilevel"/>
    <w:tmpl w:val="33664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F21B5A"/>
    <w:multiLevelType w:val="hybridMultilevel"/>
    <w:tmpl w:val="67F6C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D3121F"/>
    <w:multiLevelType w:val="multilevel"/>
    <w:tmpl w:val="CE063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7F7"/>
    <w:rsid w:val="00067F34"/>
    <w:rsid w:val="0011313D"/>
    <w:rsid w:val="004155D5"/>
    <w:rsid w:val="00462B17"/>
    <w:rsid w:val="004F73E1"/>
    <w:rsid w:val="006258D1"/>
    <w:rsid w:val="008E7A82"/>
    <w:rsid w:val="008F14BD"/>
    <w:rsid w:val="00E7146B"/>
    <w:rsid w:val="00E715C4"/>
    <w:rsid w:val="00F177F7"/>
    <w:rsid w:val="00F5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77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7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177F7"/>
    <w:rPr>
      <w:color w:val="0000FF"/>
      <w:u w:val="single"/>
    </w:rPr>
  </w:style>
  <w:style w:type="character" w:customStyle="1" w:styleId="fn">
    <w:name w:val="fn"/>
    <w:basedOn w:val="DefaultParagraphFont"/>
    <w:rsid w:val="00F177F7"/>
  </w:style>
  <w:style w:type="character" w:customStyle="1" w:styleId="time-info">
    <w:name w:val="time-info"/>
    <w:basedOn w:val="DefaultParagraphFont"/>
    <w:rsid w:val="00F177F7"/>
  </w:style>
  <w:style w:type="character" w:customStyle="1" w:styleId="label-info">
    <w:name w:val="label-info"/>
    <w:basedOn w:val="DefaultParagraphFont"/>
    <w:rsid w:val="00F177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77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77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77F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177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7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77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7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177F7"/>
    <w:rPr>
      <w:color w:val="0000FF"/>
      <w:u w:val="single"/>
    </w:rPr>
  </w:style>
  <w:style w:type="character" w:customStyle="1" w:styleId="fn">
    <w:name w:val="fn"/>
    <w:basedOn w:val="DefaultParagraphFont"/>
    <w:rsid w:val="00F177F7"/>
  </w:style>
  <w:style w:type="character" w:customStyle="1" w:styleId="time-info">
    <w:name w:val="time-info"/>
    <w:basedOn w:val="DefaultParagraphFont"/>
    <w:rsid w:val="00F177F7"/>
  </w:style>
  <w:style w:type="character" w:customStyle="1" w:styleId="label-info">
    <w:name w:val="label-info"/>
    <w:basedOn w:val="DefaultParagraphFont"/>
    <w:rsid w:val="00F177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77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77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177F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177F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77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77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41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3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24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2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82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28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3470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401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21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9951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30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142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1526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isi_dengan_email_anda@y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2016-12-16T03:05:00Z</dcterms:created>
  <dcterms:modified xsi:type="dcterms:W3CDTF">2016-12-16T03:05:00Z</dcterms:modified>
</cp:coreProperties>
</file>